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one</w:t>
      </w:r>
    </w:p>
    <w:p>
      <w:r>
        <w:t>Body of section one.</w:t>
      </w: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Section two</w:t>
      </w:r>
    </w:p>
    <w:p>
      <w:r>
        <w:t>Body of section two.</w:t>
      </w:r>
    </w:p>
    <w:p>
      <w:pPr>
        <w:sectPr>
          <w:headerReference w:type="default" r:id="rId15"/>
          <w:headerReference w:type="first" r:id="rId16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Section three</w:t>
      </w:r>
    </w:p>
    <w:p>
      <w:r>
        <w:t>Body of section three.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t>Footer cell A</w:t>
          </w:r>
        </w:p>
      </w:tc>
      <w:tc>
        <w:tcPr>
          <w:tcW w:type="dxa" w:w="4320"/>
        </w:tcPr>
        <w:p>
          <w:r>
            <w:t>Footer cell B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First footer one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pStyle w:val="ListParagraph"/>
      <w:numPr>
        <w:ilvl w:val="0"/>
        <w:numId w:val="10"/>
      </w:numPr>
    </w:pPr>
    <w:r>
      <w:t>Even footer item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Default header one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 xml:space="preserve">First header </w:t>
    </w:r>
    <w:ins w:id="101" w:author="Fixture Author" w:date="2026-01-15T10:00:00Z">
      <w:r>
        <w:t xml:space="preserve">one</w:t>
      </w:r>
    </w:ins>
    <w:del w:id="102" w:author="Fixture Author" w:date="2026-01-15T10:00:00Z">
      <w:r>
        <w:delText xml:space="preserve"> withdrawn</w:delText>
      </w:r>
    </w:del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Even header one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Default header two</w:t>
    </w:r>
  </w:p>
  <w:p>
    <w:r xmlns:a="http://schemas.openxmlformats.org/drawingml/2006/main" xmlns:pic="http://schemas.openxmlformats.org/drawingml/2006/picture">
      <w:drawing>
        <wp:inline distT="0" distB="0" distL="0" distR="0">
          <wp:extent cx="457200" cy="457200"/>
          <wp:docPr id="103" name="Drawing 103" descr="Header logo" title="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3" name="Picture 10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First header two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header" Target="header5.xml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