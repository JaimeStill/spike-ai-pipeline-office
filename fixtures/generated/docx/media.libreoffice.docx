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3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Media</w:t>
      </w:r>
    </w:p>
    <w:p>
      <w:pPr>
        <w:pStyle w:val="Normal"/>
        <w:rPr/>
      </w:pPr>
      <w:r>
        <w:rPr/>
        <w:t>A picture on its own line follows.</w:t>
      </w:r>
    </w:p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1" name="Drawing 101" descr="Red&#10;A red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01" descr="Red&#10;A red squa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Text before </w:t>
      </w:r>
      <w:r>
        <w:rPr/>
        <w:drawing>
          <wp:inline distT="0" distB="0" distL="0" distR="0">
            <wp:extent cx="457200" cy="457200"/>
            <wp:effectExtent l="0" t="0" r="0" b="0"/>
            <wp:docPr id="2" name="Drawing 102" descr="A blue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02" descr="A blue squar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and after.</w:t>
      </w:r>
    </w:p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3" name="Drawing 103" descr="The red square ag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103" descr="The red square agai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4" name="Drawing 104" descr="The red square in a part of its 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104" descr="The red square in a part of its ow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5" name="Drawing 105" descr="A meta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105" descr="A metafi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" cy="457200"/>
            <wp:effectExtent l="0" t="0" r="0" b="0"/>
            <wp:docPr id="6" name="Drawing 106" descr="Linked&#10;A link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106" descr="Linked&#10;A linked picture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 deleted picture follows.</w:t>
      </w:r>
      <w:del w:id="0" w:author="Fixture Author" w:date="2026-01-15T10:00:00Z">
        <w:r>
          <w:rPr/>
          <w:drawing>
            <wp:inline distT="0" distB="0" distL="0" distR="0">
              <wp:extent cx="457200" cy="457200"/>
              <wp:effectExtent l="0" t="0" r="0" b="0"/>
              <wp:docPr id="7" name="Drawing 108" descr="Withdrawn pictu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Drawing 108" descr="Withdrawn picture"/>
                      <pic:cNvPicPr>
                        <a:picLocks noChangeAspect="1" noChangeArrowheads="1"/>
                      </pic:cNvPicPr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del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Cell with a picture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457200" cy="457200"/>
                  <wp:effectExtent l="0" t="0" r="0" b="0"/>
                  <wp:docPr id="8" name="Drawing 109" descr="A green squ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109" descr="A green squ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Plain cell</w:t>
            </w:r>
          </w:p>
        </w:tc>
      </w:tr>
    </w:tbl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200"/>
        <w:rPr/>
      </w:pPr>
      <w:r>
        <w:rPr/>
        <w:drawing>
          <wp:inline distT="0" distB="0" distL="0" distR="0">
            <wp:extent cx="457200" cy="457200"/>
            <wp:effectExtent l="0" t="0" r="0" b="0"/>
            <wp:docPr id="9" name="Drawing 110" descr="Blue in section tw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110" descr="Blue in section tw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3.emf"/><Relationship Id="rId7" Type="http://schemas.openxmlformats.org/officeDocument/2006/relationships/image" Target="https://example.invalid/linked.png" TargetMode="External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2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LibreOffice/26.8.1.1$Linux_X86_64 LibreOffice_project/680$Build-1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