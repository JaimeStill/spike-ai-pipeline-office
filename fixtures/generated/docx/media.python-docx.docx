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</w:t>
      </w:r>
    </w:p>
    <w:p>
      <w:r>
        <w:t>A picture on its own line follows.</w:t>
      </w:r>
    </w:p>
    <w:p>
      <w:r xmlns:a="http://schemas.openxmlformats.org/drawingml/2006/main" xmlns:pic="http://schemas.openxmlformats.org/drawingml/2006/picture">
        <w:drawing>
          <wp:inline distT="0" distB="0" distL="0" distR="0">
            <wp:extent cx="457200" cy="457200"/>
            <wp:docPr id="101" name="Drawing 101" descr="A red square" title="R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Text before </w:t>
      </w:r>
      <w:r xmlns:a="http://schemas.openxmlformats.org/drawingml/2006/main" xmlns:pic="http://schemas.openxmlformats.org/drawingml/2006/picture">
        <w:drawing>
          <wp:inline distT="0" distB="0" distL="0" distR="0">
            <wp:extent cx="457200" cy="457200"/>
            <wp:docPr id="102" name="Drawing 102" descr="A blue 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Picture 1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and after.</w:t>
      </w:r>
    </w:p>
    <w:p>
      <w:r xmlns:a="http://schemas.openxmlformats.org/drawingml/2006/main" xmlns:pic="http://schemas.openxmlformats.org/drawingml/2006/picture">
        <w:drawing>
          <wp:inline distT="0" distB="0" distL="0" distR="0">
            <wp:extent cx="457200" cy="457200"/>
            <wp:docPr id="103" name="Drawing 103" descr="The red square ag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Picture 1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xmlns:a="http://schemas.openxmlformats.org/drawingml/2006/main" xmlns:pic="http://schemas.openxmlformats.org/drawingml/2006/picture">
        <w:drawing>
          <wp:inline distT="0" distB="0" distL="0" distR="0">
            <wp:extent cx="457200" cy="457200"/>
            <wp:docPr id="104" name="Drawing 104" descr="The red square in a part of its ow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Picture 1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xmlns:a="http://schemas.openxmlformats.org/drawingml/2006/main" xmlns:pic="http://schemas.openxmlformats.org/drawingml/2006/picture">
        <w:drawing>
          <wp:inline distT="0" distB="0" distL="0" distR="0">
            <wp:extent cx="457200" cy="457200"/>
            <wp:docPr id="105" name="Drawing 105" descr="A metaf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Picture 10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 xmlns:a="http://schemas.openxmlformats.org/drawingml/2006/main" xmlns:pic="http://schemas.openxmlformats.org/drawingml/2006/picture">
        <w:drawing>
          <wp:inline distT="0" distB="0" distL="0" distR="0">
            <wp:extent cx="457200" cy="457200"/>
            <wp:docPr id="106" name="Drawing 106" descr="A linked picture" title="Link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Picture 106"/>
                    <pic:cNvPicPr/>
                  </pic:nvPicPr>
                  <pic:blipFill>
                    <a:blip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 deleted picture follows.</w:t>
      </w:r>
      <w:del xmlns:a="http://schemas.openxmlformats.org/drawingml/2006/main" xmlns:pic="http://schemas.openxmlformats.org/drawingml/2006/picture" w:id="107" w:author="Fixture Author" w:date="2026-01-15T10:00:00Z">
        <w:r>
          <w:drawing>
            <wp:inline distT="0" distB="0" distL="0" distR="0">
              <wp:extent cx="457200" cy="457200"/>
              <wp:docPr id="108" name="Drawing 108" descr="Withdrawn picture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108" name="Picture 108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Cell with a picture</w:t>
            </w:r>
            <w:r xmlns:a="http://schemas.openxmlformats.org/drawingml/2006/main" xmlns:pic="http://schemas.openxmlformats.org/drawingml/2006/picture">
              <w:drawing>
                <wp:inline distT="0" distB="0" distL="0" distR="0">
                  <wp:extent cx="457200" cy="457200"/>
                  <wp:docPr id="109" name="Drawing 109" descr="A green squa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Picture 10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t xml:space="preserve">Plain cell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 xmlns:a="http://schemas.openxmlformats.org/drawingml/2006/main" xmlns:pic="http://schemas.openxmlformats.org/drawingml/2006/picture">
        <w:drawing>
          <wp:inline distT="0" distB="0" distL="0" distR="0">
            <wp:extent cx="457200" cy="457200"/>
            <wp:docPr id="110" name="Drawing 110" descr="Blue in section tw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Picture 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copy-of-red.png"/><Relationship Id="rId12" Type="http://schemas.openxmlformats.org/officeDocument/2006/relationships/image" Target="media/vector.emf"/><Relationship Id="rId13" Type="http://schemas.openxmlformats.org/officeDocument/2006/relationships/image" Target="https://example.invalid/linked.p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