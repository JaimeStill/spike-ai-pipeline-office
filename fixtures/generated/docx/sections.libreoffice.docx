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footer9.xml" ContentType="application/vnd.openxmlformats-officedocument.wordprocessingml.footer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Section one</w:t>
      </w:r>
    </w:p>
    <w:p>
      <w:pPr>
        <w:pStyle w:val="Normal"/>
        <w:spacing w:before="0" w:after="200"/>
        <w:rPr/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800" w:right="180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/>
        <w:t>Body of section one.</w:t>
      </w:r>
    </w:p>
    <w:p>
      <w:pPr>
        <w:pStyle w:val="Heading1"/>
        <w:rPr/>
      </w:pPr>
      <w:r>
        <w:rPr/>
        <w:t>Section two</w:t>
      </w:r>
    </w:p>
    <w:p>
      <w:pPr>
        <w:pStyle w:val="Normal"/>
        <w:spacing w:before="0" w:after="200"/>
        <w:rPr/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1800" w:right="1800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  <w:t>Body of section two.</w:t>
      </w:r>
    </w:p>
    <w:p>
      <w:pPr>
        <w:pStyle w:val="Heading1"/>
        <w:rPr/>
      </w:pPr>
      <w:r>
        <w:rPr/>
        <w:t>Section three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Body of section three.</w:t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2240" w:h="15840"/>
      <w:pgMar w:left="1800" w:right="1800" w:gutter="0" w:header="72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ListParagraph"/>
      <w:numPr>
        <w:ilvl w:val="0"/>
        <w:numId w:val="7"/>
      </w:numPr>
      <w:spacing w:before="0" w:after="200"/>
      <w:contextualSpacing/>
      <w:rPr/>
    </w:pPr>
    <w:r>
      <w:rPr/>
      <w:t>Even footer item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Style w:val="TableGrid"/>
      <w:tblW w:w="86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1" w:firstColumn="1" w:lastRow="0" w:lastColumn="0" w:firstRow="1" w:val="04a0"/>
    </w:tblPr>
    <w:tblGrid>
      <w:gridCol w:w="4320"/>
      <w:gridCol w:w="4320"/>
    </w:tblGrid>
    <w:tr>
      <w:trPr/>
      <w:tc>
        <w:tcPr>
          <w:tcW w:w="4320" w:type="dxa"/>
          <w:tcBorders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ambria" w:hAnsi="Cambria" w:eastAsia="ＭＳ 明朝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ＭＳ 明朝" w:cs=""/>
              <w:kern w:val="0"/>
              <w:sz w:val="22"/>
              <w:szCs w:val="22"/>
              <w:lang w:val="en-US" w:eastAsia="en-US" w:bidi="ar-SA"/>
            </w:rPr>
            <w:t>Footer cell A</w:t>
          </w:r>
        </w:p>
      </w:tc>
      <w:tc>
        <w:tcPr>
          <w:tcW w:w="4320" w:type="dxa"/>
          <w:tcBorders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ambria" w:hAnsi="Cambria" w:eastAsia="ＭＳ 明朝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ＭＳ 明朝" w:cs=""/>
              <w:kern w:val="0"/>
              <w:sz w:val="22"/>
              <w:szCs w:val="22"/>
              <w:lang w:val="en-US" w:eastAsia="en-US" w:bidi="ar-SA"/>
            </w:rPr>
            <w:t>Footer cell B</w:t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t>First footer one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ListParagraph"/>
      <w:numPr>
        <w:ilvl w:val="0"/>
        <w:numId w:val="7"/>
      </w:numPr>
      <w:spacing w:before="0" w:after="200"/>
      <w:contextualSpacing/>
      <w:rPr/>
    </w:pPr>
    <w:r>
      <w:rPr/>
      <w:t>Even footer item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Style w:val="TableGrid"/>
      <w:tblW w:w="86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1" w:firstColumn="1" w:lastRow="0" w:lastColumn="0" w:firstRow="1" w:val="04a0"/>
    </w:tblPr>
    <w:tblGrid>
      <w:gridCol w:w="4320"/>
      <w:gridCol w:w="4320"/>
    </w:tblGrid>
    <w:tr>
      <w:trPr/>
      <w:tc>
        <w:tcPr>
          <w:tcW w:w="4320" w:type="dxa"/>
          <w:tcBorders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ambria" w:hAnsi="Cambria" w:eastAsia="ＭＳ 明朝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ＭＳ 明朝" w:cs=""/>
              <w:kern w:val="0"/>
              <w:sz w:val="22"/>
              <w:szCs w:val="22"/>
              <w:lang w:val="en-US" w:eastAsia="en-US" w:bidi="ar-SA"/>
            </w:rPr>
            <w:t>Footer cell A</w:t>
          </w:r>
        </w:p>
      </w:tc>
      <w:tc>
        <w:tcPr>
          <w:tcW w:w="4320" w:type="dxa"/>
          <w:tcBorders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ambria" w:hAnsi="Cambria" w:eastAsia="ＭＳ 明朝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ＭＳ 明朝" w:cs=""/>
              <w:kern w:val="0"/>
              <w:sz w:val="22"/>
              <w:szCs w:val="22"/>
              <w:lang w:val="en-US" w:eastAsia="en-US" w:bidi="ar-SA"/>
            </w:rPr>
            <w:t>Footer cell B</w:t>
          </w:r>
        </w:p>
      </w:tc>
    </w:tr>
  </w:tbl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ListParagraph"/>
      <w:numPr>
        <w:ilvl w:val="0"/>
        <w:numId w:val="7"/>
      </w:numPr>
      <w:spacing w:before="0" w:after="200"/>
      <w:contextualSpacing/>
      <w:rPr/>
    </w:pPr>
    <w:r>
      <w:rPr/>
      <w:t>Even footer item</w: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Style w:val="TableGrid"/>
      <w:tblW w:w="86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1" w:firstColumn="1" w:lastRow="0" w:lastColumn="0" w:firstRow="1" w:val="04a0"/>
    </w:tblPr>
    <w:tblGrid>
      <w:gridCol w:w="4320"/>
      <w:gridCol w:w="4320"/>
    </w:tblGrid>
    <w:tr>
      <w:trPr/>
      <w:tc>
        <w:tcPr>
          <w:tcW w:w="4320" w:type="dxa"/>
          <w:tcBorders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ambria" w:hAnsi="Cambria" w:eastAsia="ＭＳ 明朝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ＭＳ 明朝" w:cs=""/>
              <w:kern w:val="0"/>
              <w:sz w:val="22"/>
              <w:szCs w:val="22"/>
              <w:lang w:val="en-US" w:eastAsia="en-US" w:bidi="ar-SA"/>
            </w:rPr>
            <w:t>Footer cell A</w:t>
          </w:r>
        </w:p>
      </w:tc>
      <w:tc>
        <w:tcPr>
          <w:tcW w:w="4320" w:type="dxa"/>
          <w:tcBorders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ambria" w:hAnsi="Cambria" w:eastAsia="ＭＳ 明朝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ＭＳ 明朝" w:cs=""/>
              <w:kern w:val="0"/>
              <w:sz w:val="22"/>
              <w:szCs w:val="22"/>
              <w:lang w:val="en-US" w:eastAsia="en-US" w:bidi="ar-SA"/>
            </w:rPr>
            <w:t>Footer cell B</w:t>
          </w:r>
        </w:p>
      </w:tc>
    </w:tr>
  </w:tbl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Style w:val="TableGrid"/>
      <w:tblW w:w="86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1" w:firstColumn="1" w:lastRow="0" w:lastColumn="0" w:firstRow="1" w:val="04a0"/>
    </w:tblPr>
    <w:tblGrid>
      <w:gridCol w:w="4320"/>
      <w:gridCol w:w="4320"/>
    </w:tblGrid>
    <w:tr>
      <w:trPr/>
      <w:tc>
        <w:tcPr>
          <w:tcW w:w="4320" w:type="dxa"/>
          <w:tcBorders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ambria" w:hAnsi="Cambria" w:eastAsia="ＭＳ 明朝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ＭＳ 明朝" w:cs=""/>
              <w:kern w:val="0"/>
              <w:sz w:val="22"/>
              <w:szCs w:val="22"/>
              <w:lang w:val="en-US" w:eastAsia="en-US" w:bidi="ar-SA"/>
            </w:rPr>
            <w:t>Footer cell A</w:t>
          </w:r>
        </w:p>
      </w:tc>
      <w:tc>
        <w:tcPr>
          <w:tcW w:w="4320" w:type="dxa"/>
          <w:tcBorders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ambria" w:hAnsi="Cambria" w:eastAsia="ＭＳ 明朝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ＭＳ 明朝" w:cs=""/>
              <w:kern w:val="0"/>
              <w:sz w:val="22"/>
              <w:szCs w:val="22"/>
              <w:lang w:val="en-US" w:eastAsia="en-US" w:bidi="ar-SA"/>
            </w:rPr>
            <w:t>Footer cell B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t>Even header one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t>Default header one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t xml:space="preserve">First header </w:t>
    </w:r>
    <w:ins w:id="0" w:author="Fixture Author" w:date="2026-01-15T10:00:00Z">
      <w:r>
        <w:rPr/>
        <w:t>one</w:t>
      </w:r>
    </w:ins>
    <w:del w:id="1" w:author="Fixture Author" w:date="2026-01-15T10:00:00Z">
      <w:r>
        <w:rPr/>
        <w:delText xml:space="preserve"> withdrawn</w:delText>
      </w:r>
    </w:del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t>Even header one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  <w:t>Default header two</w:t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drawing>
        <wp:inline distT="0" distB="0" distL="0" distR="0">
          <wp:extent cx="457200" cy="457200"/>
          <wp:effectExtent l="0" t="0" r="0" b="0"/>
          <wp:docPr id="1" name="Drawing 103" descr="Logo&#10;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 103" descr="Logo&#10;Header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t>Even header one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  <w:t>Default header two</w:t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drawing>
        <wp:inline distT="0" distB="0" distL="0" distR="0">
          <wp:extent cx="457200" cy="457200"/>
          <wp:effectExtent l="0" t="0" r="0" b="0"/>
          <wp:docPr id="2" name="Drawing 103 Copy 1" descr="Logo&#10;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 103 Copy 1" descr="Logo&#10;Header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  <w:t>Default header two</w:t>
    </w:r>
  </w:p>
  <w:p>
    <w:pPr>
      <w:pStyle w:val="Normal"/>
      <w:widowControl/>
      <w:bidi w:val="0"/>
      <w:spacing w:lineRule="auto" w:line="276" w:before="0" w:after="200"/>
      <w:jc w:val="left"/>
      <w:rPr/>
    </w:pPr>
    <w:r>
      <w:rPr/>
      <w:drawing>
        <wp:inline distT="0" distB="0" distL="0" distR="0">
          <wp:extent cx="457200" cy="457200"/>
          <wp:effectExtent l="0" t="0" r="0" b="0"/>
          <wp:docPr id="3" name="Drawing 103 Copy 2" descr="Logo&#10;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rawing 103 Copy 2" descr="Logo&#10;Header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eaderLeft">
    <w:name w:val="Header Left"/>
    <w:basedOn w:val="Header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LibreOffice/26.8.1.1$Linux_X86_64 LibreOffice_project/680$Build-1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