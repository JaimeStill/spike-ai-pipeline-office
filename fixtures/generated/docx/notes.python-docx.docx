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Notes</w:t>
      </w:r>
    </w:p>
    <w:p>
      <w:r>
        <w:t xml:space="preserve">Revenue rose sharply</w:t>
      </w:r>
      <w:r>
        <w:rPr>
          <w:vertAlign w:val="superscript"/>
        </w:rPr>
        <w:footnoteReference w:id="2"/>
      </w:r>
      <w:r>
        <w:t xml:space="preserve"> in the third quarter.</w:t>
      </w:r>
      <w:r>
        <w:rPr>
          <w:vertAlign w:val="superscript"/>
        </w:rPr>
        <w:endnoteReference w:id="1"/>
      </w:r>
    </w:p>
    <w:p>
      <w:r>
        <w:t xml:space="preserve">Costs held steady</w:t>
      </w:r>
      <w:r>
        <w:rPr>
          <w:vertAlign w:val="superscript"/>
        </w:rPr>
        <w:footnoteReference w:id="1"/>
      </w:r>
      <w:del w:id="101" w:author="Fixture Author" w:date="2026-01-15T10:00:00Z">
        <w:r>
          <w:rPr>
            <w:vertAlign w:val="superscript"/>
          </w:rPr>
          <w:footnoteReference w:id="3"/>
        </w:r>
      </w:del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An item with an endnote</w:t>
      </w:r>
      <w:r>
        <w:rPr>
          <w:vertAlign w:val="superscript"/>
        </w:rPr>
        <w:endnoteReference w:id="2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rPr>
          <w:vertAlign w:val="superscript"/>
        </w:rPr>
        <w:endnoteRef/>
      </w:r>
      <w:r>
        <w:t xml:space="preserve"> Source: the regional ledgers.</w:t>
      </w:r>
    </w:p>
  </w:endnote>
  <w:endnote w:id="2">
    <w:p>
      <w:r>
        <w:rPr>
          <w:vertAlign w:val="superscript"/>
        </w:rPr>
        <w:endnoteRef/>
      </w:r>
      <w:r>
        <w:t xml:space="preserve"> An endnote from a list item.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Figures are unaudited.</w:t>
      </w:r>
    </w:p>
  </w:footnote>
  <w:footnote w:id="2">
    <w:p>
      <w:r>
        <w:rPr>
          <w:vertAlign w:val="superscript"/>
        </w:rPr>
        <w:footnoteRef/>
      </w:r>
      <w:r>
        <w:t xml:space="preserve"> The method has two parts.</w:t>
      </w:r>
    </w:p>
    <w:p>
      <w:r>
        <w:t xml:space="preserve">Its second part is a second paragraph.</w:t>
      </w:r>
    </w:p>
  </w:footnote>
  <w:footnote w:id="3">
    <w:p>
      <w:r>
        <w:rPr>
          <w:vertAlign w:val="superscript"/>
        </w:rPr>
        <w:footnoteRef/>
      </w:r>
      <w:r>
        <w:t xml:space="preserve"> A withdrawn footnote.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11"/>
    <w:lvlOverride w:ilvl="0">
      <w:startOverride w:val="1"/>
    </w:lvlOverride>
  </w:num>
  <w:num w:numId="13">
    <w:abstractNumId w:val="11"/>
    <w:lvlOverride w:ilvl="0">
      <w:startOverride w:val="1"/>
    </w:lvlOverride>
  </w:num>
  <w:num w:numId="14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Relationship Id="rId10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