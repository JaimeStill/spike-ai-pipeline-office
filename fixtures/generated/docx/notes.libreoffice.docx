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Notes</w:t>
      </w:r>
    </w:p>
    <w:p>
      <w:pPr>
        <w:pStyle w:val="Normal"/>
        <w:rPr/>
      </w:pPr>
      <w:r>
        <w:rPr/>
        <w:t>Revenue rose sharply</w:t>
      </w:r>
      <w:r>
        <w:rPr>
          <w:rStyle w:val="FootnoteReference"/>
          <w:vertAlign w:val="superscript"/>
        </w:rPr>
        <w:footnoteReference w:id="2"/>
      </w:r>
      <w:r>
        <w:rPr/>
        <w:t xml:space="preserve"> in the third quarter.</w:t>
      </w:r>
      <w:r>
        <w:rPr>
          <w:rStyle w:val="EndnoteReference"/>
          <w:vertAlign w:val="superscript"/>
        </w:rPr>
        <w:endnoteReference w:id="2"/>
      </w:r>
    </w:p>
    <w:p>
      <w:pPr>
        <w:pStyle w:val="Normal"/>
        <w:rPr/>
      </w:pPr>
      <w:r>
        <w:rPr/>
        <w:t>Costs held steady</w:t>
      </w:r>
      <w:r>
        <w:rPr>
          <w:rStyle w:val="FootnoteReference"/>
          <w:vertAlign w:val="superscript"/>
        </w:rPr>
        <w:footnoteReference w:id="3"/>
      </w:r>
      <w:del w:id="0" w:author="Fixture Author" w:date="2026-01-15T10:00:00Z">
        <w:r>
          <w:rPr>
            <w:rStyle w:val="FootnoteReference"/>
            <w:vertAlign w:val="superscript"/>
          </w:rPr>
          <w:footnoteReference w:id="4"/>
        </w:r>
      </w:del>
      <w:r>
        <w:rPr/>
        <w:t>.</w:t>
      </w:r>
    </w:p>
    <w:p>
      <w:pPr>
        <w:pStyle w:val="ListParagraph"/>
        <w:numPr>
          <w:ilvl w:val="0"/>
          <w:numId w:val="7"/>
        </w:numPr>
        <w:spacing w:before="0" w:after="200"/>
        <w:contextualSpacing/>
        <w:rPr/>
      </w:pPr>
      <w:r>
        <w:rPr/>
        <w:t>An item with an endnote</w:t>
      </w:r>
      <w:r>
        <w:rPr>
          <w:rStyle w:val="EndnoteReference"/>
          <w:vertAlign w:val="superscript"/>
        </w:rPr>
        <w:endnoteReference w:id="3"/>
      </w:r>
    </w:p>
    <w:sectPr>
      <w:footnotePr>
        <w:pos w:val="sectEnd"/>
        <w:numFmt w:val="decimal"/>
      </w:footnotePr>
      <w:endnotePr>
        <w:pos w:val="sectEnd"/>
        <w:numFmt w:val="lowerRoman"/>
      </w:endnote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rStyle w:val="EndnoteCharacters"/>
        </w:rPr>
        <w:endnoteRef/>
      </w:r>
      <w:r>
        <w:rPr/>
        <w:t xml:space="preserve"> </w:t>
      </w:r>
      <w:r>
        <w:rPr/>
        <w:t>Source: the regional ledgers.</w:t>
      </w:r>
    </w:p>
  </w:endnote>
  <w:endnote w:id="3"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rStyle w:val="EndnoteCharacters"/>
        </w:rPr>
        <w:endnoteRef/>
      </w:r>
      <w:r>
        <w:rPr/>
        <w:t xml:space="preserve"> </w:t>
      </w:r>
      <w:r>
        <w:rPr/>
        <w:t>An endnote from a list item.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Figures are unaudited.</w:t>
      </w:r>
    </w:p>
  </w:footnote>
  <w:footnote w:id="3">
    <w:p>
      <w:pPr>
        <w:pStyle w:val="Normal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The method has two parts.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Its second part is a second paragraph.</w:t>
      </w:r>
    </w:p>
  </w:footnote>
  <w:footnote w:id="4"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A withdrawn footnote.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pos w:val="sectEnd"/>
    <w:numFmt w:val="decimal"/>
    <w:footnote w:id="0"/>
    <w:footnote w:id="1"/>
  </w:footnotePr>
  <w:endnotePr>
    <w:pos w:val="sectEnd"/>
    <w:numFmt w:val="lowerRoman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FootnoteCharacters">
    <w:name w:val="Footnote Characters"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LibreOffice/26.8.1.1$Linux_X86_64 LibreOffice_project/680$Build-1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