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changes</w:t>
      </w:r>
    </w:p>
    <w:p>
      <w:r>
        <w:t xml:space="preserve">The committee </w:t>
      </w:r>
      <w:ins w:id="101" w:author="Fixture Author" w:date="2026-01-15T10:00:00Z">
        <w:r>
          <w:t xml:space="preserve">carefully </w:t>
        </w:r>
      </w:ins>
      <w:r>
        <w:t xml:space="preserve">reviewed the proposal</w:t>
      </w:r>
      <w:del w:id="102" w:author="Fixture Author" w:date="2026-01-15T10:00:00Z">
        <w:r>
          <w:delText xml:space="preserve"> and the obsolete appendix</w:delText>
        </w:r>
      </w:del>
      <w:r>
        <w:t xml:space="preserve">.</w:t>
      </w:r>
    </w:p>
    <w:p>
      <w:r>
        <w:t xml:space="preserve">Budget figures follow. </w:t>
      </w:r>
      <w:moveFromRangeStart w:id="103" w:author="Fixture Author" w:date="2026-01-15T10:00:00Z" w:name="move1"/>
      <w:moveFrom w:id="104" w:author="Fixture Author" w:date="2026-01-15T10:00:00Z">
        <w:r>
          <w:t xml:space="preserve">This sentence moves down. </w:t>
        </w:r>
      </w:moveFrom>
      <w:moveFromRangeEnd w:id="103"/>
      <w:r>
        <w:t xml:space="preserve">Staffing is unchanged.</w:t>
      </w:r>
    </w:p>
    <w:p>
      <w:r>
        <w:t xml:space="preserve">Closing remarks. </w:t>
      </w:r>
      <w:moveToRangeStart w:id="105" w:author="Fixture Author" w:date="2026-01-15T10:00:00Z" w:name="move1"/>
      <w:moveTo w:id="106" w:author="Fixture Author" w:date="2026-01-15T10:00:00Z">
        <w:r>
          <w:t xml:space="preserve">This sentence moves down.</w:t>
        </w:r>
      </w:moveTo>
      <w:moveToRangeEnd w:id="105"/>
    </w:p>
    <w:p>
      <w:pPr>
        <w:rPr>
          <w:del w:id="107" w:author="Fixture Author" w:date="2026-01-15T10:00:00Z"/>
        </w:rPr>
      </w:pPr>
      <w:r>
        <w:t xml:space="preserve">This sentence was split </w:t>
      </w:r>
    </w:p>
    <w:p>
      <w:r>
        <w:t xml:space="preserve">across two paragraphs.</w:t>
      </w:r>
    </w:p>
    <w:p>
      <w:pPr>
        <w:rPr>
          <w:del w:id="109" w:author="Fixture Author" w:date="2026-01-15T10:00:00Z"/>
        </w:rPr>
      </w:pPr>
      <w:del w:id="108" w:author="Fixture Author" w:date="2026-01-15T10:00:00Z">
        <w:r>
          <w:delText xml:space="preserve">An entirely withdrawn paragraph.</w:delText>
        </w:r>
      </w:del>
    </w:p>
    <w:p>
      <w:r>
        <w:t xml:space="preserve">The paragraph after the removed one.</w:t>
      </w:r>
    </w:p>
    <w:p>
      <w:pPr>
        <w:rPr>
          <w:ins w:id="111" w:author="Fixture Author" w:date="2026-01-15T10:00:00Z"/>
        </w:rPr>
      </w:pPr>
      <w:ins w:id="110" w:author="Fixture Author" w:date="2026-01-15T10:00:00Z">
        <w:r>
          <w:t xml:space="preserve">A newly inserted paragraph.</w:t>
        </w:r>
      </w:ins>
    </w:p>
    <w:p>
      <w:pPr>
        <w:pStyle w:val="ListParagraph"/>
        <w:numPr>
          <w:ilvl w:val="0"/>
          <w:numId w:val="10"/>
        </w:numPr>
      </w:pPr>
      <w:r>
        <w:t xml:space="preserve">Kept item</w:t>
      </w:r>
      <w:del w:id="112" w:author="Fixture Author" w:date="2026-01-15T10:00:00Z">
        <w:r>
          <w:delText xml:space="preserve"> with withdrawn words</w:delText>
        </w:r>
      </w:del>
    </w:p>
    <w:p>
      <w:pPr>
        <w:pStyle w:val="ListParagraph"/>
        <w:numPr>
          <w:ilvl w:val="0"/>
          <w:numId w:val="10"/>
        </w:numPr>
      </w:pPr>
      <w:ins w:id="113" w:author="Fixture Author" w:date="2026-01-15T10:00:00Z">
        <w:r>
          <w:t xml:space="preserve">Inserted item</w:t>
        </w:r>
      </w:ins>
    </w:p>
    <w:p>
      <w:pPr>
        <w:rPr>
          <w:del w:id="114" w:author="Fixture Author" w:date="2026-01-15T10:00:00Z"/>
        </w:rPr>
      </w:pPr>
      <w:r>
        <w:t xml:space="preserve">A paragraph whose mark was deleted, right before a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Cell </w:t>
            </w:r>
            <w:del w:id="115" w:author="Fixture Author" w:date="2026-01-15T10:00:00Z">
              <w:r>
                <w:delText xml:space="preserve">stale</w:delText>
              </w:r>
            </w:del>
            <w:ins w:id="116" w:author="Fixture Author" w:date="2026-01-15T10:00:00Z">
              <w:r>
                <w:t xml:space="preserve">fresh</w:t>
              </w:r>
            </w:ins>
            <w:r>
              <w:t xml:space="preserve"> value</w:t>
            </w:r>
          </w:p>
        </w:tc>
        <w:tc>
          <w:tcPr>
            <w:tcW w:type="dxa" w:w="4320"/>
          </w:tcPr>
          <w:p>
            <w:r>
              <w:t xml:space="preserve">Plain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