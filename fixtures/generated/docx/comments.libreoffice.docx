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Comments</w:t>
      </w:r>
    </w:p>
    <w:p>
      <w:pPr>
        <w:pStyle w:val="Normal"/>
        <w:rPr/>
      </w:pPr>
      <w:r>
        <w:rPr/>
        <w:t xml:space="preserve">The </w:t>
      </w:r>
      <w:commentRangeStart w:id="0"/>
      <w:commentRangeStart w:id="1"/>
      <w:commentRangeStart w:id="2"/>
      <w:r>
        <w:rPr/>
        <w:t>budget figures</w:t>
      </w:r>
      <w:r>
        <w:rPr/>
      </w:r>
      <w:commentRangeEnd w:id="2"/>
      <w:r>
        <w:commentReference w:id="2"/>
      </w:r>
      <w:r>
        <w:rPr/>
      </w:r>
      <w:commentRangeEnd w:id="1"/>
      <w:r>
        <w:commentReference w:id="1"/>
      </w:r>
      <w:r>
        <w:rPr/>
      </w:r>
      <w:commentRangeEnd w:id="0"/>
      <w:r>
        <w:commentReference w:id="0"/>
      </w:r>
      <w:r>
        <w:rPr/>
        <w:t xml:space="preserve"> need review.</w:t>
      </w:r>
    </w:p>
    <w:p>
      <w:pPr>
        <w:pStyle w:val="Normal"/>
        <w:rPr/>
      </w:pPr>
      <w:r>
        <w:rPr/>
        <w:t xml:space="preserve">A comment that </w:t>
      </w:r>
      <w:commentRangeStart w:id="3"/>
      <w:r>
        <w:rPr/>
        <w:t>spans two</w:t>
      </w:r>
    </w:p>
    <w:p>
      <w:pPr>
        <w:pStyle w:val="Normal"/>
        <w:rPr/>
      </w:pPr>
      <w:r>
        <w:rPr/>
        <w:t>paragraphs</w:t>
      </w:r>
      <w:r>
        <w:rPr/>
      </w:r>
      <w:commentRangeEnd w:id="3"/>
      <w:r>
        <w:commentReference w:id="3"/>
      </w:r>
      <w:r>
        <w:rPr/>
        <w:t xml:space="preserve"> of text.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The </w:t>
      </w:r>
      <w:commentRangeStart w:id="4"/>
      <w:r>
        <w:rPr/>
        <w:t>time</w:t>
      </w:r>
      <w:del w:id="0" w:author="Fixture Author" w:date="2026-01-15T10:00:00Z">
        <w:r>
          <w:rPr/>
          <w:delText xml:space="preserve"> </w:delText>
        </w:r>
      </w:del>
      <w:ins w:id="1" w:author="Fixture Author" w:date="2026-01-15T10:00:00Z">
        <w:r>
          <w:rPr/>
          <w:t>line</w:t>
        </w:r>
      </w:ins>
      <w:r>
        <w:rPr/>
      </w:r>
      <w:commentRangeEnd w:id="4"/>
      <w:r>
        <w:commentReference w:id="4"/>
      </w:r>
      <w:r>
        <w:rPr/>
        <w:t xml:space="preserve"> is new.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2" w:author="Ana Reviewer" w:date="2026-01-15T10:00:00Z" w:initials="AR">
    <w:p w14:paraId="01000000">
      <w:pPr>
        <w:overflowPunct w:val="false"/>
        <w:spacing w:before="0" w:after="0" w:lineRule="auto" w:line="240"/>
        <w:rPr/>
      </w:pPr>
      <w:r>
        <w:annotationRef/>
      </w:r>
      <w:r>
        <w:rPr/>
        <w:t>Please check these figures.</w:t>
      </w:r>
    </w:p>
  </w:comment>
  <w:comment w:id="1" w:author="Ben Author" w:date="2026-01-15T10:00:00Z" w:initials="BA">
    <w:p w14:paraId="02000000">
      <w:pPr>
        <w:overflowPunct w:val="false"/>
        <w:spacing w:before="0" w:after="0" w:lineRule="auto" w:line="240"/>
        <w:rPr/>
      </w:pPr>
      <w:r>
        <w:annotationRef/>
      </w:r>
      <w:r>
        <w:rPr/>
        <w:t>Checked against the ledger.</w:t>
      </w:r>
    </w:p>
  </w:comment>
  <w:comment w:id="0" w:author="Ana Reviewer" w:date="2026-01-15T10:00:00Z" w:initials="AR">
    <w:p w14:paraId="03000000">
      <w:pPr>
        <w:overflowPunct w:val="false"/>
        <w:spacing w:before="0" w:after="0" w:lineRule="auto" w:line="240"/>
        <w:rPr/>
      </w:pPr>
      <w:r>
        <w:annotationRef/>
      </w:r>
      <w:r>
        <w:rPr/>
        <w:t>Thanks.</w:t>
      </w:r>
    </w:p>
  </w:comment>
  <w:comment w:id="3" w:author="Ben Author" w:date="2026-01-15T10:00:00Z" w:initials="BA">
    <w:p>
      <w:pPr>
        <w:overflowPunct w:val="false"/>
        <w:spacing w:before="0" w:after="0" w:lineRule="auto" w:line="240"/>
        <w:rPr/>
      </w:pPr>
      <w:r>
        <w:annotationRef/>
      </w:r>
      <w:r>
        <w:rPr/>
        <w:t>This comment spans two paragraphs.</w:t>
      </w:r>
    </w:p>
    <w:p w14:paraId="04000000">
      <w:pPr>
        <w:overflowPunct w:val="false"/>
        <w:spacing w:before="0" w:after="0" w:lineRule="auto" w:line="240"/>
        <w:rPr/>
      </w:pPr>
      <w:r>
        <w:rPr/>
        <w:t>Its text has two paragraphs as well.</w:t>
      </w:r>
    </w:p>
  </w:comment>
  <w:comment w:id="4" w:author="Cleo Editor" w:date="2026-01-15T10:00:00Z" w:initials="CE">
    <w:p>
      <w:pPr>
        <w:overflowPunct w:val="false"/>
        <w:spacing w:before="0" w:after="0" w:lineRule="auto" w:line="240"/>
        <w:rPr/>
      </w:pPr>
      <w:r>
        <w:annotationRef/>
      </w:r>
      <w:r>
        <w:rPr/>
        <w:t>An open comment over tracked text.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2000000" w15:paraIdParent="01000000"/>
  <w15:commentEx w15:paraId="03000000" w15:paraIdParent="01000000"/>
  <w15:commentEx w15:paraId="04000000" w15:done="1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